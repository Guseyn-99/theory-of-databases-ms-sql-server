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9212" w14:textId="47F5BB04" w:rsidR="00B20746" w:rsidRPr="007743AB" w:rsidRDefault="007266E7" w:rsidP="007266E7">
      <w:pPr>
        <w:pStyle w:val="a3"/>
        <w:rPr>
          <w:ins w:id="0" w:author="User" w:date="2026-09-30T15:14:00Z" w16du:dateUtc="2026-09-30T12:14:00Z"/>
          <w:rPrChange w:id="1" w:author="User" w:date="2026-09-30T15:40:00Z" w16du:dateUtc="2026-09-30T12:40:00Z">
            <w:rPr>
              <w:ins w:id="2" w:author="User" w:date="2026-09-30T15:14:00Z" w16du:dateUtc="2026-09-30T12:14:00Z"/>
              <w:lang w:val="en-US"/>
            </w:rPr>
          </w:rPrChange>
        </w:rPr>
      </w:pPr>
      <w:r>
        <w:t>Самостоятельная работа по SQL Server (T-SQL)</w:t>
      </w:r>
      <w:r>
        <w:br/>
      </w:r>
      <w:r>
        <w:br/>
        <w:t>---</w:t>
      </w:r>
      <w:r>
        <w:br/>
      </w:r>
      <w:r>
        <w:br/>
        <w:t xml:space="preserve">Часть 1. Теоретические вопросы </w:t>
      </w:r>
      <w:r>
        <w:br/>
      </w:r>
      <w:r>
        <w:br/>
        <w:t>Ответьте кратко (2–4 предложения):</w:t>
      </w:r>
      <w:r>
        <w:br/>
      </w:r>
      <w:r>
        <w:br/>
        <w:t>1. В чём разница между WHERE и HAVING?</w:t>
      </w:r>
      <w:r>
        <w:br/>
        <w:t>2. Чем UNION отличается от UNION ALL?</w:t>
      </w:r>
      <w:r>
        <w:br/>
        <w:t>3. Что такое APPLY и в чём разница между CROSS APPLY и OUTER APPLY?</w:t>
      </w:r>
      <w:r>
        <w:br/>
        <w:t>4. Чем отличается VIEW от хранимой процедуры? Приведите по одному примеру, когда что использовать.</w:t>
      </w:r>
      <w:r>
        <w:br/>
        <w:t xml:space="preserve">5. Что такое оконная функция? Чем она отличается от </w:t>
      </w:r>
      <w:del w:id="3" w:author="User" w:date="2026-09-30T15:30:00Z" w16du:dateUtc="2026-09-30T12:30:00Z">
        <w:r w:rsidRPr="007B3F91" w:rsidDel="00724BB2">
          <w:delText>GROUP BY</w:delText>
        </w:r>
      </w:del>
      <w:r>
        <w:t>?</w:t>
      </w:r>
      <w:ins w:id="4" w:author="User" w:date="2026-09-30T15:32:00Z" w16du:dateUtc="2026-09-30T12:32:00Z">
        <w:r w:rsidR="00724BB2">
          <w:t xml:space="preserve"> (случайно)</w:t>
        </w:r>
      </w:ins>
      <w:r>
        <w:br/>
      </w:r>
    </w:p>
    <w:p w14:paraId="26A8811A" w14:textId="77777777" w:rsidR="00724BB2" w:rsidRDefault="00B20746" w:rsidP="007266E7">
      <w:pPr>
        <w:pStyle w:val="a3"/>
        <w:rPr>
          <w:ins w:id="5" w:author="User" w:date="2026-09-30T15:24:00Z" w16du:dateUtc="2026-09-30T12:24:00Z"/>
        </w:rPr>
      </w:pPr>
      <w:ins w:id="6" w:author="User" w:date="2026-09-30T15:18:00Z" w16du:dateUtc="2026-09-30T12:18:00Z">
        <w:r w:rsidRPr="00B20746">
          <w:rPr>
            <w:rPrChange w:id="7" w:author="User" w:date="2026-09-30T15:19:00Z" w16du:dateUtc="2026-09-30T12:19:00Z">
              <w:rPr>
                <w:lang w:val="en-US"/>
              </w:rPr>
            </w:rPrChange>
          </w:rPr>
          <w:t xml:space="preserve">1) </w:t>
        </w:r>
      </w:ins>
      <w:ins w:id="8" w:author="User" w:date="2026-09-30T15:19:00Z" w16du:dateUtc="2026-09-30T12:19:00Z">
        <w:r>
          <w:rPr>
            <w:lang w:val="en-US"/>
          </w:rPr>
          <w:t>WHERE</w:t>
        </w:r>
        <w:r w:rsidRPr="00B20746">
          <w:rPr>
            <w:rPrChange w:id="9" w:author="User" w:date="2026-09-30T15:19:00Z" w16du:dateUtc="2026-09-30T12:19:00Z">
              <w:rPr>
                <w:lang w:val="en-US"/>
              </w:rPr>
            </w:rPrChange>
          </w:rPr>
          <w:t xml:space="preserve"> </w:t>
        </w:r>
        <w:r>
          <w:t xml:space="preserve">фильтрует строки до группировки, а </w:t>
        </w:r>
        <w:r>
          <w:rPr>
            <w:lang w:val="en-US"/>
          </w:rPr>
          <w:t>HA</w:t>
        </w:r>
      </w:ins>
      <w:ins w:id="10" w:author="User" w:date="2026-09-30T15:20:00Z" w16du:dateUtc="2026-09-30T12:20:00Z">
        <w:r>
          <w:rPr>
            <w:lang w:val="en-US"/>
          </w:rPr>
          <w:t>VING</w:t>
        </w:r>
        <w:r>
          <w:t xml:space="preserve"> – уже сгруппированные данные после </w:t>
        </w:r>
        <w:r>
          <w:rPr>
            <w:lang w:val="en-US"/>
          </w:rPr>
          <w:t>GROUP</w:t>
        </w:r>
        <w:r w:rsidRPr="00B20746">
          <w:rPr>
            <w:rPrChange w:id="11" w:author="User" w:date="2026-09-30T15:20:00Z" w16du:dateUtc="2026-09-30T12:20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BY</w:t>
        </w:r>
        <w:r w:rsidRPr="00B20746">
          <w:rPr>
            <w:rPrChange w:id="12" w:author="User" w:date="2026-09-30T15:20:00Z" w16du:dateUtc="2026-09-30T12:20:00Z">
              <w:rPr>
                <w:lang w:val="en-US"/>
              </w:rPr>
            </w:rPrChange>
          </w:rPr>
          <w:t>.</w:t>
        </w:r>
        <w:r>
          <w:t xml:space="preserve"> Гла</w:t>
        </w:r>
      </w:ins>
      <w:ins w:id="13" w:author="User" w:date="2026-09-30T15:21:00Z" w16du:dateUtc="2026-09-30T12:21:00Z">
        <w:r>
          <w:t xml:space="preserve">вное отличие в том, что </w:t>
        </w:r>
        <w:r>
          <w:rPr>
            <w:lang w:val="en-US"/>
          </w:rPr>
          <w:t>WHERE</w:t>
        </w:r>
        <w:r w:rsidRPr="00B20746">
          <w:rPr>
            <w:rPrChange w:id="14" w:author="User" w:date="2026-09-30T15:21:00Z" w16du:dateUtc="2026-09-30T12:21:00Z">
              <w:rPr>
                <w:lang w:val="en-US"/>
              </w:rPr>
            </w:rPrChange>
          </w:rPr>
          <w:t xml:space="preserve"> </w:t>
        </w:r>
        <w:r>
          <w:t>нельзя использовать агрегатные функции (</w:t>
        </w:r>
      </w:ins>
      <w:ins w:id="15" w:author="User" w:date="2026-09-30T15:22:00Z" w16du:dateUtc="2026-09-30T12:22:00Z">
        <w:r>
          <w:rPr>
            <w:lang w:val="en-US"/>
          </w:rPr>
          <w:t>sum</w:t>
        </w:r>
        <w:r w:rsidRPr="00B20746">
          <w:rPr>
            <w:rPrChange w:id="16" w:author="User" w:date="2026-09-30T15:22:00Z" w16du:dateUtc="2026-09-30T12:22:00Z">
              <w:rPr>
                <w:lang w:val="en-US"/>
              </w:rPr>
            </w:rPrChange>
          </w:rPr>
          <w:t xml:space="preserve">, </w:t>
        </w:r>
        <w:r>
          <w:rPr>
            <w:lang w:val="en-US"/>
          </w:rPr>
          <w:t>count</w:t>
        </w:r>
      </w:ins>
      <w:ins w:id="17" w:author="User" w:date="2026-09-30T15:21:00Z" w16du:dateUtc="2026-09-30T12:21:00Z">
        <w:r>
          <w:t>)</w:t>
        </w:r>
      </w:ins>
      <w:ins w:id="18" w:author="User" w:date="2026-09-30T15:22:00Z" w16du:dateUtc="2026-09-30T12:22:00Z">
        <w:r w:rsidRPr="00B20746">
          <w:rPr>
            <w:rPrChange w:id="19" w:author="User" w:date="2026-09-30T15:22:00Z" w16du:dateUtc="2026-09-30T12:22:00Z">
              <w:rPr>
                <w:lang w:val="en-US"/>
              </w:rPr>
            </w:rPrChange>
          </w:rPr>
          <w:t xml:space="preserve">, </w:t>
        </w:r>
        <w:r>
          <w:t>а в</w:t>
        </w:r>
        <w:r w:rsidRPr="00B20746">
          <w:rPr>
            <w:rPrChange w:id="20" w:author="User" w:date="2026-09-30T15:22:00Z" w16du:dateUtc="2026-09-30T12:22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HAVING</w:t>
        </w:r>
        <w:r>
          <w:t xml:space="preserve"> можно.</w:t>
        </w:r>
        <w:r>
          <w:br/>
        </w:r>
        <w:r>
          <w:br/>
          <w:t xml:space="preserve">2) UNION объединяет результаты двух запросов </w:t>
        </w:r>
      </w:ins>
      <w:ins w:id="21" w:author="User" w:date="2026-09-30T15:23:00Z" w16du:dateUtc="2026-09-30T12:23:00Z">
        <w:r>
          <w:t>и удаляет дубликаты, на это он тратит ресурсы (на сортировку). UNION ALL просто склеивает результаты и сохраняет все дубликаты, поэтому работает быстрее</w:t>
        </w:r>
        <w:r w:rsidR="00724BB2">
          <w:t>.</w:t>
        </w:r>
      </w:ins>
    </w:p>
    <w:p w14:paraId="40677A48" w14:textId="77777777" w:rsidR="00724BB2" w:rsidRDefault="00724BB2" w:rsidP="007266E7">
      <w:pPr>
        <w:pStyle w:val="a3"/>
        <w:rPr>
          <w:ins w:id="22" w:author="User" w:date="2026-09-30T15:26:00Z" w16du:dateUtc="2026-09-30T12:26:00Z"/>
        </w:rPr>
      </w:pPr>
      <w:ins w:id="23" w:author="User" w:date="2026-09-30T15:24:00Z" w16du:dateUtc="2026-09-30T12:24:00Z">
        <w:r>
          <w:t>3) APPLY позволяет выполнить подзапрос или табличную функцию для каждой строки внешней таблицы, передавая туда ее значение. CROSS APPLY</w:t>
        </w:r>
      </w:ins>
      <w:ins w:id="24" w:author="User" w:date="2026-09-30T15:25:00Z" w16du:dateUtc="2026-09-30T12:25:00Z">
        <w:r>
          <w:t xml:space="preserve"> работает</w:t>
        </w:r>
        <w:r w:rsidRPr="00724BB2">
          <w:rPr>
            <w:rPrChange w:id="25" w:author="User" w:date="2026-09-30T15:25:00Z" w16du:dateUtc="2026-09-30T12:25:00Z">
              <w:rPr>
                <w:lang w:val="en-US"/>
              </w:rPr>
            </w:rPrChange>
          </w:rPr>
          <w:t xml:space="preserve"> </w:t>
        </w:r>
        <w:r>
          <w:t xml:space="preserve">как </w:t>
        </w:r>
        <w:r>
          <w:rPr>
            <w:lang w:val="en-US"/>
          </w:rPr>
          <w:t>INNER</w:t>
        </w:r>
        <w:r w:rsidRPr="00724BB2">
          <w:rPr>
            <w:rPrChange w:id="26" w:author="User" w:date="2026-09-30T15:25:00Z" w16du:dateUtc="2026-09-30T12:25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JOIN</w:t>
        </w:r>
        <w:r>
          <w:t xml:space="preserve">, то есть возвращает только строки с совпадениями, а OUTER APPLY как </w:t>
        </w:r>
        <w:r>
          <w:rPr>
            <w:lang w:val="en-US"/>
          </w:rPr>
          <w:t>LEFT</w:t>
        </w:r>
        <w:r w:rsidRPr="00724BB2">
          <w:rPr>
            <w:rPrChange w:id="27" w:author="User" w:date="2026-09-30T15:25:00Z" w16du:dateUtc="2026-09-30T12:25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JOIN</w:t>
        </w:r>
      </w:ins>
      <w:ins w:id="28" w:author="User" w:date="2026-09-30T15:26:00Z" w16du:dateUtc="2026-09-30T12:26:00Z">
        <w:r>
          <w:t xml:space="preserve">, возвращает все строки, подставляя </w:t>
        </w:r>
        <w:r>
          <w:rPr>
            <w:lang w:val="en-US"/>
          </w:rPr>
          <w:t>null</w:t>
        </w:r>
        <w:r>
          <w:t>, если совпадений нет.</w:t>
        </w:r>
      </w:ins>
    </w:p>
    <w:p w14:paraId="17A83BBF" w14:textId="77777777" w:rsidR="00724BB2" w:rsidRDefault="00724BB2" w:rsidP="007266E7">
      <w:pPr>
        <w:pStyle w:val="a3"/>
        <w:rPr>
          <w:ins w:id="29" w:author="User" w:date="2026-09-30T15:29:00Z" w16du:dateUtc="2026-09-30T12:29:00Z"/>
        </w:rPr>
      </w:pPr>
      <w:ins w:id="30" w:author="User" w:date="2026-09-30T15:26:00Z" w16du:dateUtc="2026-09-30T12:26:00Z">
        <w:r>
          <w:t xml:space="preserve">4) </w:t>
        </w:r>
      </w:ins>
      <w:ins w:id="31" w:author="User" w:date="2026-09-30T15:27:00Z" w16du:dateUtc="2026-09-30T12:27:00Z">
        <w:r>
          <w:rPr>
            <w:lang w:val="en-US"/>
          </w:rPr>
          <w:t>VIEW</w:t>
        </w:r>
        <w:r w:rsidRPr="00724BB2">
          <w:rPr>
            <w:rPrChange w:id="32" w:author="User" w:date="2026-09-30T15:27:00Z" w16du:dateUtc="2026-09-30T12:27:00Z">
              <w:rPr>
                <w:lang w:val="en-US"/>
              </w:rPr>
            </w:rPrChange>
          </w:rPr>
          <w:t xml:space="preserve"> – </w:t>
        </w:r>
        <w:r>
          <w:t xml:space="preserve">это у  нас виртуальная таблица на основе </w:t>
        </w:r>
        <w:r>
          <w:rPr>
            <w:lang w:val="en-US"/>
          </w:rPr>
          <w:t>SELECT</w:t>
        </w:r>
        <w:r>
          <w:t>, которая испо</w:t>
        </w:r>
      </w:ins>
      <w:ins w:id="33" w:author="User" w:date="2026-09-30T15:28:00Z" w16du:dateUtc="2026-09-30T12:28:00Z">
        <w:r>
          <w:t xml:space="preserve">льзуется для упрощения сложных запросов. Хранимая процедура – это набор инструкций, который может принимать параметры, изменять данные и </w:t>
        </w:r>
        <w:proofErr w:type="spellStart"/>
        <w:r>
          <w:t>тд</w:t>
        </w:r>
      </w:ins>
      <w:proofErr w:type="spellEnd"/>
      <w:ins w:id="34" w:author="User" w:date="2026-09-30T15:29:00Z" w16du:dateUtc="2026-09-30T12:29:00Z">
        <w:r>
          <w:t>.</w:t>
        </w:r>
      </w:ins>
    </w:p>
    <w:p w14:paraId="692DD77C" w14:textId="6ECF44EB" w:rsidR="007266E7" w:rsidRDefault="00724BB2" w:rsidP="007266E7">
      <w:pPr>
        <w:pStyle w:val="a3"/>
      </w:pPr>
      <w:ins w:id="35" w:author="User" w:date="2026-09-30T15:29:00Z" w16du:dateUtc="2026-09-30T12:29:00Z">
        <w:r>
          <w:t xml:space="preserve">5) Оконная функция вычисляет агрегат по группе строк, но при этом не сворачивает исходные строки, а добавляет </w:t>
        </w:r>
      </w:ins>
      <w:ins w:id="36" w:author="User" w:date="2026-09-30T15:30:00Z" w16du:dateUtc="2026-09-30T12:30:00Z">
        <w:r>
          <w:t>результат в каждую из них. GROUP BY наоборот работает, то есть сворачивает строки</w:t>
        </w:r>
      </w:ins>
      <w:ins w:id="37" w:author="User" w:date="2026-09-30T15:31:00Z" w16du:dateUtc="2026-09-30T12:31:00Z">
        <w:r>
          <w:t>,</w:t>
        </w:r>
      </w:ins>
      <w:ins w:id="38" w:author="User" w:date="2026-09-30T15:30:00Z" w16du:dateUtc="2026-09-30T12:30:00Z">
        <w:r>
          <w:t xml:space="preserve"> о</w:t>
        </w:r>
      </w:ins>
      <w:ins w:id="39" w:author="User" w:date="2026-09-30T15:31:00Z" w16du:dateUtc="2026-09-30T12:31:00Z">
        <w:r>
          <w:t>ст</w:t>
        </w:r>
      </w:ins>
      <w:ins w:id="40" w:author="User" w:date="2026-09-30T15:30:00Z" w16du:dateUtc="2026-09-30T12:30:00Z">
        <w:r>
          <w:t>авляя</w:t>
        </w:r>
      </w:ins>
      <w:ins w:id="41" w:author="User" w:date="2026-09-30T15:31:00Z" w16du:dateUtc="2026-09-30T12:31:00Z">
        <w:r>
          <w:t xml:space="preserve"> только по одной строке на каждую группу</w:t>
        </w:r>
      </w:ins>
      <w:del w:id="42" w:author="User" w:date="2026-09-30T15:19:00Z" w16du:dateUtc="2026-09-30T12:19:00Z">
        <w:r w:rsidR="007266E7" w:rsidDel="00B20746">
          <w:br/>
        </w:r>
      </w:del>
      <w:r w:rsidR="007266E7">
        <w:t>---</w:t>
      </w:r>
    </w:p>
    <w:p w14:paraId="77DCE1A8" w14:textId="77777777" w:rsidR="007266E7" w:rsidRDefault="007266E7" w:rsidP="007266E7">
      <w:pPr>
        <w:pStyle w:val="a3"/>
      </w:pPr>
    </w:p>
    <w:p w14:paraId="2F2BFD21" w14:textId="77777777" w:rsidR="007266E7" w:rsidRDefault="007266E7" w:rsidP="007266E7">
      <w:pPr>
        <w:pStyle w:val="a3"/>
        <w:rPr>
          <w:ins w:id="43" w:author="User" w:date="2026-09-30T15:40:00Z" w16du:dateUtc="2026-09-30T12:40:00Z"/>
        </w:rPr>
      </w:pPr>
    </w:p>
    <w:p w14:paraId="5BD7C70A" w14:textId="77777777" w:rsidR="007743AB" w:rsidRDefault="007743AB" w:rsidP="007266E7">
      <w:pPr>
        <w:pStyle w:val="a3"/>
        <w:rPr>
          <w:ins w:id="44" w:author="User" w:date="2026-09-30T15:40:00Z" w16du:dateUtc="2026-09-30T12:40:00Z"/>
        </w:rPr>
      </w:pPr>
    </w:p>
    <w:p w14:paraId="109B1E2A" w14:textId="77777777" w:rsidR="007743AB" w:rsidRDefault="007743AB" w:rsidP="007266E7">
      <w:pPr>
        <w:pStyle w:val="a3"/>
        <w:rPr>
          <w:ins w:id="45" w:author="User" w:date="2026-09-30T15:41:00Z" w16du:dateUtc="2026-09-30T12:41:00Z"/>
        </w:rPr>
      </w:pPr>
    </w:p>
    <w:p w14:paraId="3542FE37" w14:textId="77777777" w:rsidR="007743AB" w:rsidRDefault="007743AB" w:rsidP="007266E7">
      <w:pPr>
        <w:pStyle w:val="a3"/>
        <w:rPr>
          <w:ins w:id="46" w:author="User" w:date="2026-09-30T15:41:00Z" w16du:dateUtc="2026-09-30T12:41:00Z"/>
        </w:rPr>
      </w:pPr>
    </w:p>
    <w:p w14:paraId="36985462" w14:textId="77777777" w:rsidR="007743AB" w:rsidRDefault="007743AB" w:rsidP="007266E7">
      <w:pPr>
        <w:pStyle w:val="a3"/>
      </w:pPr>
    </w:p>
    <w:p w14:paraId="04BB7897" w14:textId="6FC9E390" w:rsidR="007266E7" w:rsidRDefault="007266E7" w:rsidP="007266E7">
      <w:pPr>
        <w:pStyle w:val="a3"/>
      </w:pPr>
      <w:r>
        <w:br/>
      </w:r>
      <w:r>
        <w:br/>
      </w:r>
      <w:r>
        <w:lastRenderedPageBreak/>
        <w:t xml:space="preserve">Часть 2. Практические задания </w:t>
      </w:r>
      <w:r>
        <w:br/>
      </w:r>
      <w:r>
        <w:br/>
        <w:t>Схема базы данных</w:t>
      </w:r>
    </w:p>
    <w:p w14:paraId="1FD4E26E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Employees (</w:t>
      </w:r>
    </w:p>
    <w:p w14:paraId="44FF6217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INT PRIMARY KEY,</w:t>
      </w:r>
    </w:p>
    <w:p w14:paraId="1462D4D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        NVARCHAR(100)  NOT NULL,</w:t>
      </w:r>
    </w:p>
    <w:p w14:paraId="2E8AFBD7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ManagerID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NULL REFERENCES Employees(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24EC3D8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DepartmentID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NULL,</w:t>
      </w:r>
    </w:p>
    <w:p w14:paraId="16001B8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Salary       DECIMAL(10,2)  NOT NULL,</w:t>
      </w:r>
    </w:p>
    <w:p w14:paraId="1D2D2DE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HireDate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DATE           NOT NULL</w:t>
      </w:r>
    </w:p>
    <w:p w14:paraId="694726FF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9AFFF4B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E1C75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Departments (</w:t>
      </w:r>
    </w:p>
    <w:p w14:paraId="33A978C6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DepartmentID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PRIMARY KEY,</w:t>
      </w:r>
    </w:p>
    <w:p w14:paraId="078B1CCC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        NVARCHAR(100) NOT NULL,</w:t>
      </w:r>
    </w:p>
    <w:p w14:paraId="7EDC81E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City         NVARCHAR(50)</w:t>
      </w:r>
    </w:p>
    <w:p w14:paraId="6C70FCF8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5A5A5D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D6EFCE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Sales (</w:t>
      </w:r>
    </w:p>
    <w:p w14:paraId="16BAAA79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INT PRIMARY KEY,</w:t>
      </w:r>
    </w:p>
    <w:p w14:paraId="122AA885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 REFERENCES Employees(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098FB183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SaleDate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DATE NOT NULL,</w:t>
      </w:r>
    </w:p>
    <w:p w14:paraId="6899B518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Amount     DECIMAL(10,2) NOT NULL</w:t>
      </w:r>
    </w:p>
    <w:p w14:paraId="6BC556FF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71FE0BB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Departments VALUES</w:t>
      </w:r>
    </w:p>
    <w:p w14:paraId="3CFD155D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(1, 'IT', '</w:t>
      </w:r>
      <w:r>
        <w:t>Москва</w:t>
      </w:r>
      <w:r w:rsidRPr="007266E7">
        <w:rPr>
          <w:lang w:val="en-US"/>
        </w:rPr>
        <w:t>'),</w:t>
      </w:r>
    </w:p>
    <w:p w14:paraId="542969CD" w14:textId="77777777" w:rsidR="007266E7" w:rsidRDefault="007266E7" w:rsidP="007266E7">
      <w:pPr>
        <w:pStyle w:val="HTML"/>
      </w:pPr>
      <w:r>
        <w:t>(2, 'Sales', 'Санкт-Петербург'),</w:t>
      </w:r>
    </w:p>
    <w:p w14:paraId="53CCAF38" w14:textId="77777777" w:rsidR="007266E7" w:rsidRDefault="007266E7" w:rsidP="007266E7">
      <w:pPr>
        <w:pStyle w:val="HTML"/>
      </w:pPr>
      <w:r>
        <w:t>(3, 'HR', 'Москва');</w:t>
      </w:r>
    </w:p>
    <w:p w14:paraId="6E6AD7B3" w14:textId="77777777" w:rsidR="007266E7" w:rsidRDefault="007266E7" w:rsidP="007266E7">
      <w:pPr>
        <w:pStyle w:val="HTML"/>
      </w:pPr>
    </w:p>
    <w:p w14:paraId="13E1DE7F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Employees VALUES</w:t>
      </w:r>
    </w:p>
    <w:p w14:paraId="5B217A56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(1, '</w:t>
      </w:r>
      <w:r>
        <w:t>Иванов</w:t>
      </w:r>
      <w:r w:rsidRPr="007266E7">
        <w:rPr>
          <w:lang w:val="en-US"/>
        </w:rPr>
        <w:t>',  NULL, 1, 200000, '2015-03-01'),</w:t>
      </w:r>
    </w:p>
    <w:p w14:paraId="2E5F2B08" w14:textId="77777777" w:rsidR="007266E7" w:rsidRDefault="007266E7" w:rsidP="007266E7">
      <w:pPr>
        <w:pStyle w:val="HTML"/>
      </w:pPr>
      <w:r>
        <w:t>(2, 'Петров',  1,    1, 150000, '2018-06-15'),</w:t>
      </w:r>
    </w:p>
    <w:p w14:paraId="14029A11" w14:textId="77777777" w:rsidR="007266E7" w:rsidRDefault="007266E7" w:rsidP="007266E7">
      <w:pPr>
        <w:pStyle w:val="HTML"/>
      </w:pPr>
      <w:r>
        <w:t>(3, 'Сидоров', 1,    2, 120000, '2019-09-01'),</w:t>
      </w:r>
    </w:p>
    <w:p w14:paraId="42DD2E94" w14:textId="77777777" w:rsidR="007266E7" w:rsidRDefault="007266E7" w:rsidP="007266E7">
      <w:pPr>
        <w:pStyle w:val="HTML"/>
      </w:pPr>
      <w:r>
        <w:t>(4, 'Кузнецов',2,    1, 100000, '2021-01-10'),</w:t>
      </w:r>
    </w:p>
    <w:p w14:paraId="3A50CAA5" w14:textId="77777777" w:rsidR="007266E7" w:rsidRDefault="007266E7" w:rsidP="007266E7">
      <w:pPr>
        <w:pStyle w:val="HTML"/>
      </w:pPr>
      <w:r>
        <w:t>(5, 'Смирнова',3,    2,  90000, '2022-05-20'),</w:t>
      </w:r>
    </w:p>
    <w:p w14:paraId="487ADE7A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(6, '</w:t>
      </w:r>
      <w:r>
        <w:t>Попов</w:t>
      </w:r>
      <w:r w:rsidRPr="007266E7">
        <w:rPr>
          <w:lang w:val="en-US"/>
        </w:rPr>
        <w:t>',   3,    3,  80000, '2023-02-01');</w:t>
      </w:r>
    </w:p>
    <w:p w14:paraId="2CB5D38D" w14:textId="77777777" w:rsidR="007266E7" w:rsidRPr="007266E7" w:rsidRDefault="007266E7" w:rsidP="007266E7">
      <w:pPr>
        <w:pStyle w:val="HTML"/>
        <w:rPr>
          <w:lang w:val="en-US"/>
        </w:rPr>
      </w:pPr>
    </w:p>
    <w:p w14:paraId="56818AE8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Sales VALUES</w:t>
      </w:r>
    </w:p>
    <w:p w14:paraId="42BAD972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(1, 2, '2023-01-15', 5000),</w:t>
      </w:r>
    </w:p>
    <w:p w14:paraId="1534CB39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(2, 2, '2023-02-20', 7000),</w:t>
      </w:r>
    </w:p>
    <w:p w14:paraId="25651742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(3, 2, '2023-03-25', 3000),</w:t>
      </w:r>
    </w:p>
    <w:p w14:paraId="323A18BE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(4, 3, '2023-01-10', 8000),</w:t>
      </w:r>
    </w:p>
    <w:p w14:paraId="79D3FBB9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(5, 3, '2023-04-05', 6000),</w:t>
      </w:r>
    </w:p>
    <w:p w14:paraId="546CEC14" w14:textId="77777777" w:rsidR="007266E7" w:rsidRDefault="007266E7" w:rsidP="007266E7">
      <w:pPr>
        <w:pStyle w:val="HTML"/>
      </w:pPr>
      <w:r>
        <w:t>(6, 4, '2023-05-01', 2000),</w:t>
      </w:r>
    </w:p>
    <w:p w14:paraId="71A9AF7A" w14:textId="77777777" w:rsidR="007266E7" w:rsidRDefault="007266E7" w:rsidP="007266E7">
      <w:pPr>
        <w:pStyle w:val="HTML"/>
      </w:pPr>
      <w:r>
        <w:t>(7, 5, '2023-06-01', 9000);</w:t>
      </w:r>
    </w:p>
    <w:p w14:paraId="7E771E85" w14:textId="35C877A6" w:rsidR="007266E7" w:rsidRDefault="007266E7" w:rsidP="007266E7">
      <w:pPr>
        <w:pStyle w:val="a3"/>
      </w:pPr>
    </w:p>
    <w:p w14:paraId="0E5CBA0D" w14:textId="4E57E997" w:rsidR="007266E7" w:rsidRPr="007266E7" w:rsidRDefault="009054A1" w:rsidP="007266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ins w:id="47" w:author="User" w:date="2026-09-30T15:47:00Z" w16du:dateUtc="2026-09-30T12:47:00Z">
        <w:r w:rsidRPr="009054A1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lastRenderedPageBreak/>
          <w:drawing>
            <wp:inline distT="0" distB="0" distL="0" distR="0" wp14:anchorId="06800E5C" wp14:editId="420A6908">
              <wp:extent cx="3745230" cy="3647146"/>
              <wp:effectExtent l="19050" t="19050" r="26670" b="10795"/>
              <wp:docPr id="1290359208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0359208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2057" cy="3663533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  </w:t>
        </w:r>
        <w:r w:rsidRPr="009054A1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rawing>
            <wp:inline distT="0" distB="0" distL="0" distR="0" wp14:anchorId="1DA91F8C" wp14:editId="41C7F44B">
              <wp:extent cx="3764280" cy="4130849"/>
              <wp:effectExtent l="19050" t="19050" r="26670" b="22225"/>
              <wp:docPr id="252662777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52662777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8745" cy="4135749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278DE079" w14:textId="77777777" w:rsidR="009054A1" w:rsidRDefault="007266E7" w:rsidP="007266E7">
      <w:pPr>
        <w:spacing w:before="100" w:beforeAutospacing="1" w:after="100" w:afterAutospacing="1" w:line="240" w:lineRule="auto"/>
        <w:rPr>
          <w:ins w:id="48" w:author="User" w:date="2026-09-30T15:48:00Z" w16du:dateUtc="2026-09-30T12:48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1. Основы T-SQL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Выведите список сотрудников, у которых: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· зарплата больше средней по компании,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они приняты на работу после 2020-01-01,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отсортировано по зарплате по убыванию.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Name,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HireDate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отклонение от средней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AvgSalary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2D8BE98" w14:textId="43675726" w:rsidR="009054A1" w:rsidRDefault="009054A1" w:rsidP="007266E7">
      <w:pPr>
        <w:spacing w:before="100" w:beforeAutospacing="1" w:after="100" w:afterAutospacing="1" w:line="240" w:lineRule="auto"/>
        <w:rPr>
          <w:ins w:id="49" w:author="User" w:date="2026-09-30T15:48:00Z" w16du:dateUtc="2026-09-30T12:48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50" w:author="User" w:date="2026-09-30T15:50:00Z" w16du:dateUtc="2026-09-30T12:50:00Z">
        <w:r w:rsidRPr="009054A1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rawing>
            <wp:inline distT="0" distB="0" distL="0" distR="0" wp14:anchorId="6E87237F" wp14:editId="32318510">
              <wp:extent cx="4171950" cy="2325677"/>
              <wp:effectExtent l="19050" t="19050" r="19050" b="17780"/>
              <wp:docPr id="717208678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17208678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85137" cy="233302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7CCB9A34" w14:textId="77777777" w:rsidR="00A50A62" w:rsidRDefault="009054A1" w:rsidP="007266E7">
      <w:pPr>
        <w:spacing w:before="100" w:beforeAutospacing="1" w:after="100" w:afterAutospacing="1" w:line="240" w:lineRule="auto"/>
        <w:rPr>
          <w:ins w:id="51" w:author="User" w:date="2026-09-30T16:15:00Z" w16du:dateUtc="2026-09-30T13:15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52" w:author="User" w:date="2026-09-30T15:50:00Z" w16du:dateUtc="2026-09-30T12:50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Результат пуст, потому что ни один сотрудник, принятый после 2020-01-01, не имеет зар</w:t>
        </w:r>
      </w:ins>
      <w:ins w:id="53" w:author="User" w:date="2026-09-30T15:51:00Z" w16du:dateUtc="2026-09-30T12:51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плату выше средней по компании</w:t>
        </w:r>
      </w:ins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2. Рекурсивный CTE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Постройте иерархию подчинённых, начиная с топ-менеджера (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 NULL).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Name,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Level (уровень в иерархии), полный путь вида Гендиректор → Иванов → Петров.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 вывода: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Name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Level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 Иванов NULL 0 Иванов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 Петров 1 1 Иванов → Петров</w:t>
      </w:r>
    </w:p>
    <w:p w14:paraId="291D8A44" w14:textId="2845A884" w:rsidR="003F75DC" w:rsidRDefault="007266E7" w:rsidP="007266E7">
      <w:pPr>
        <w:spacing w:before="100" w:beforeAutospacing="1" w:after="100" w:afterAutospacing="1" w:line="240" w:lineRule="auto"/>
        <w:rPr>
          <w:ins w:id="54" w:author="User" w:date="2026-09-30T15:55:00Z" w16du:dateUtc="2026-09-30T12:55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ins w:id="55" w:author="User" w:date="2026-09-30T16:15:00Z" w16du:dateUtc="2026-09-30T13:15:00Z">
        <w:r w:rsidR="00A50A62" w:rsidRPr="00A50A62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rawing>
            <wp:inline distT="0" distB="0" distL="0" distR="0" wp14:anchorId="14112BB5" wp14:editId="20ACE107">
              <wp:extent cx="3916680" cy="2156162"/>
              <wp:effectExtent l="19050" t="19050" r="26670" b="15875"/>
              <wp:docPr id="1661971792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61971792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2404" cy="216481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3. Оконные функции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каждого отдела выведите сотрудников и: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Name,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ранг сотрудника по зарплате внутри отдела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RankInDept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среднюю зарплату по отделу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AvgSalaryDept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накопительную сумму зарплат внутри отдела по возрастанию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HireDate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RunningTotal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разницу между зарплатой сотрудника и максимальной зарплатой в его отделе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DiffToMax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Отсортируйте по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по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RankInDept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672464" w14:textId="77777777" w:rsidR="003F75DC" w:rsidRDefault="003F75DC" w:rsidP="007266E7">
      <w:pPr>
        <w:spacing w:before="100" w:beforeAutospacing="1" w:after="100" w:afterAutospacing="1" w:line="240" w:lineRule="auto"/>
        <w:rPr>
          <w:ins w:id="56" w:author="User" w:date="2026-09-30T15:59:00Z" w16du:dateUtc="2026-09-30T12:59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57" w:author="User" w:date="2026-09-30T15:55:00Z" w16du:dateUtc="2026-09-30T12:55:00Z">
        <w:r w:rsidRPr="003F75DC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rawing>
            <wp:inline distT="0" distB="0" distL="0" distR="0" wp14:anchorId="0FF7CFC2" wp14:editId="138ADCFB">
              <wp:extent cx="4027170" cy="2964737"/>
              <wp:effectExtent l="19050" t="19050" r="11430" b="26670"/>
              <wp:docPr id="258807775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58807775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33998" cy="2969764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Задание 4. APPLY</w:t>
      </w:r>
      <w:del w:id="58" w:author="User" w:date="2026-09-30T16:12:00Z" w16du:dateUtc="2026-09-30T13:12:00Z">
        <w:r w:rsidR="007266E7" w:rsidRPr="007266E7" w:rsidDel="00A034AB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 </w:delText>
        </w:r>
      </w:del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каждого сотрудника выведите две последние продажи (если их нет — сотрудник всё равно должен попасть в выборку).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Name,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SaleDate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Amount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Ограничение: для каждой продажи посчитайте также номер по порядку (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RowNum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 или 2) через оконную функцию. Используйте OUTER APPLY.</w:t>
      </w:r>
    </w:p>
    <w:p w14:paraId="6F799DCE" w14:textId="09B1BF17" w:rsidR="003F75DC" w:rsidRDefault="003F75DC" w:rsidP="007266E7">
      <w:pPr>
        <w:spacing w:before="100" w:beforeAutospacing="1" w:after="100" w:afterAutospacing="1" w:line="240" w:lineRule="auto"/>
        <w:rPr>
          <w:ins w:id="59" w:author="User" w:date="2026-09-30T16:01:00Z" w16du:dateUtc="2026-09-30T13:01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60" w:author="User" w:date="2026-09-30T15:59:00Z" w16du:dateUtc="2026-09-30T12:59:00Z">
        <w:r w:rsidRPr="003F75DC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lastRenderedPageBreak/>
          <w:drawing>
            <wp:inline distT="0" distB="0" distL="0" distR="0" wp14:anchorId="037D70AF" wp14:editId="62395655">
              <wp:extent cx="3333750" cy="3633840"/>
              <wp:effectExtent l="19050" t="19050" r="19050" b="24130"/>
              <wp:docPr id="23738745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738745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42329" cy="3643191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5. Представление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представление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vw_EmployeeStats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для каждого сотрудника возвращает: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Name,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DepartmentName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TotalSales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общая сумма продаж;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SalesCount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продаж;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RankInCompany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ранг сотрудника по общей сумме продаж по всей компании (оконная функция).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</w:t>
      </w:r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61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сотрудников</w:t>
      </w:r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62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63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</w:t>
      </w:r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64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TotalSales</w:t>
      </w:r>
      <w:proofErr w:type="spellEnd"/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65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= 0,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SalesCount</w:t>
      </w:r>
      <w:proofErr w:type="spellEnd"/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66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= 0.</w:t>
      </w:r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67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br/>
      </w:r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68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69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</w:t>
      </w:r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70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71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*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72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vw</w:t>
      </w:r>
      <w:proofErr w:type="spellEnd"/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73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>_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EmployeeStats</w:t>
      </w:r>
      <w:proofErr w:type="spellEnd"/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74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</w:t>
      </w:r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75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76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RankInCompany</w:t>
      </w:r>
      <w:proofErr w:type="spellEnd"/>
      <w:r w:rsidR="007266E7"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77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>.</w:t>
      </w:r>
      <w:del w:id="78" w:author="User" w:date="2026-09-30T16:38:00Z" w16du:dateUtc="2026-09-30T13:38:00Z">
        <w:r w:rsidR="007266E7" w:rsidRPr="00B20746" w:rsidDel="00B8019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79" w:author="User" w:date="2026-09-30T15:14:00Z" w16du:dateUtc="2026-09-30T12:1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br/>
        </w:r>
      </w:del>
      <w:del w:id="80" w:author="User" w:date="2026-09-30T16:37:00Z" w16du:dateUtc="2026-09-30T13:37:00Z">
        <w:r w:rsidR="007266E7" w:rsidRPr="00B20746" w:rsidDel="00B8019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81" w:author="User" w:date="2026-09-30T15:14:00Z" w16du:dateUtc="2026-09-30T12:1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br/>
        </w:r>
      </w:del>
    </w:p>
    <w:p w14:paraId="165A2D7D" w14:textId="11A12E4B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6. Хранимая процедура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процедуру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usp_GetDepartmentReport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89CED42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@DepartmentID INT,</w:t>
      </w:r>
    </w:p>
    <w:p w14:paraId="3A50B9C4" w14:textId="3A5FF464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@MinSalary DECIMAL(10,2) = 0</w:t>
      </w:r>
    </w:p>
    <w:p w14:paraId="0E2F74B3" w14:textId="4D9CBEB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C35BD6" w14:textId="77777777" w:rsidR="007266E7" w:rsidRPr="007266E7" w:rsidRDefault="007266E7" w:rsidP="007266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A70CB7" w14:textId="00EB052E" w:rsidR="007266E7" w:rsidRPr="00B20746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:rPrChange w:id="82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Процедура должна вернуть сотрудников указанного отдела с зарплатой не ниже @MinSalary, а также: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общее количество сотрудников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TotalEmployees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суммарную зарплату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отдел не найден — вывести сообщение об ошибке через RAISERROR или THROW.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7. Скалярная функция </w:t>
      </w:r>
      <w:del w:id="83" w:author="teacher" w:date="2026-09-30T14:54:00Z">
        <w:r w:rsidRPr="007266E7" w:rsidDel="007266E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(4 балла)</w:delText>
        </w:r>
      </w:del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функцию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fn_GetEmployeeLevel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(@EmployeeID INT), возвращающую INT — уровень сотрудника в иерархии (0 для топ-менеджера). Внутри используйте рекурсивный CTE.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Проверьте</w:t>
      </w:r>
      <w:r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84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</w:t>
      </w:r>
      <w:r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85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>:</w:t>
      </w:r>
    </w:p>
    <w:p w14:paraId="3D275995" w14:textId="77777777" w:rsidR="007266E7" w:rsidRPr="00B20746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:rPrChange w:id="86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r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87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EmployeeID</w:t>
      </w:r>
      <w:proofErr w:type="spellEnd"/>
      <w:r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88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, 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</w:t>
      </w:r>
      <w:r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89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dbo</w:t>
      </w:r>
      <w:proofErr w:type="spellEnd"/>
      <w:r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90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>.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fn</w:t>
      </w:r>
      <w:proofErr w:type="spellEnd"/>
      <w:r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91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>_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GetEmployeeLevel</w:t>
      </w:r>
      <w:proofErr w:type="spellEnd"/>
      <w:r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92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>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EmployeeID</w:t>
      </w:r>
      <w:proofErr w:type="spellEnd"/>
      <w:r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93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) 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</w:t>
      </w:r>
      <w:r w:rsidRPr="00B20746">
        <w:rPr>
          <w:rFonts w:ascii="Times New Roman" w:eastAsia="Times New Roman" w:hAnsi="Times New Roman" w:cs="Times New Roman"/>
          <w:sz w:val="24"/>
          <w:szCs w:val="24"/>
          <w:lang w:eastAsia="ru-RU"/>
          <w:rPrChange w:id="94" w:author="User" w:date="2026-09-30T15:14:00Z" w16du:dateUtc="2026-09-30T12:14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Level</w:t>
      </w:r>
    </w:p>
    <w:p w14:paraId="114E059F" w14:textId="23EE5C0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4E09F6" w14:textId="6EE0CE6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5BFDF2" w14:textId="0129F85F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2A049E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72AE8C" w14:textId="77777777" w:rsidR="004C001D" w:rsidRDefault="004C001D"/>
    <w:sectPr w:rsidR="004C00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  <w15:person w15:author="teacher">
    <w15:presenceInfo w15:providerId="AD" w15:userId="S-1-5-21-2459061095-2398915004-47243010-11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ocumentProtection w:edit="trackedChanges" w:enforcement="1" w:cryptProviderType="rsaAES" w:cryptAlgorithmClass="hash" w:cryptAlgorithmType="typeAny" w:cryptAlgorithmSid="14" w:cryptSpinCount="100000" w:hash="kp0t0eie7kN0wQ/uI3hXvS6e0pBfyVWkHH8teFRkKtg+HSigSsTTtDxWdOj+rPLQhA/BKYd3xVtWwPPDtbqBZg==" w:salt="PlaeWoScwMLc/Bxp0Wh9SA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A6"/>
    <w:rsid w:val="00043F8C"/>
    <w:rsid w:val="000E09F0"/>
    <w:rsid w:val="00254E33"/>
    <w:rsid w:val="003F75DC"/>
    <w:rsid w:val="004C001D"/>
    <w:rsid w:val="00724BB2"/>
    <w:rsid w:val="007266E7"/>
    <w:rsid w:val="007743AB"/>
    <w:rsid w:val="009054A1"/>
    <w:rsid w:val="009E27A6"/>
    <w:rsid w:val="00A034AB"/>
    <w:rsid w:val="00A50A62"/>
    <w:rsid w:val="00B20746"/>
    <w:rsid w:val="00B8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80AC1"/>
  <w15:chartTrackingRefBased/>
  <w15:docId w15:val="{474FF07F-C4A1-4C39-9005-726E7A5D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26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266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66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Revision"/>
    <w:hidden/>
    <w:uiPriority w:val="99"/>
    <w:semiHidden/>
    <w:rsid w:val="00B207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7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969DB-815F-41CE-93BC-6029CFCBD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User</cp:lastModifiedBy>
  <cp:revision>3</cp:revision>
  <dcterms:created xsi:type="dcterms:W3CDTF">2026-09-30T13:17:00Z</dcterms:created>
  <dcterms:modified xsi:type="dcterms:W3CDTF">2026-09-30T13:43:00Z</dcterms:modified>
</cp:coreProperties>
</file>